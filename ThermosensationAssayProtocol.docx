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96D456" w14:textId="3F742CB6" w:rsidR="00A37212" w:rsidRDefault="00EC2AF0" w:rsidP="00A37212">
      <w:pPr>
        <w:pStyle w:val="Title"/>
      </w:pPr>
      <w:r>
        <w:t>Thermosensation</w:t>
      </w:r>
      <w:r w:rsidR="00BC297C">
        <w:t xml:space="preserve"> Assay</w:t>
      </w:r>
    </w:p>
    <w:p w14:paraId="7840256C" w14:textId="1F0EBEAA" w:rsidR="00EE3ED6" w:rsidRDefault="00684598" w:rsidP="00311C67">
      <w:pPr>
        <w:pStyle w:val="Quote"/>
        <w:spacing w:before="0"/>
        <w:ind w:left="0"/>
        <w:jc w:val="left"/>
        <w:rPr>
          <w:sz w:val="18"/>
          <w:szCs w:val="18"/>
        </w:rPr>
      </w:pPr>
      <w:r>
        <w:rPr>
          <w:sz w:val="18"/>
          <w:szCs w:val="18"/>
        </w:rPr>
        <w:t>Lauren Miner/Ofer Mazor</w:t>
      </w:r>
      <w:r w:rsidR="00A63C49" w:rsidRPr="00EE3ED6">
        <w:rPr>
          <w:sz w:val="18"/>
          <w:szCs w:val="18"/>
        </w:rPr>
        <w:t xml:space="preserve"> – </w:t>
      </w:r>
      <w:r>
        <w:rPr>
          <w:sz w:val="18"/>
          <w:szCs w:val="18"/>
        </w:rPr>
        <w:t>September 22, 2020</w:t>
      </w:r>
    </w:p>
    <w:p w14:paraId="6E8B406E" w14:textId="23225C6A" w:rsidR="004B2195" w:rsidRPr="004B2195" w:rsidRDefault="004B2195" w:rsidP="005163D5">
      <w:pPr>
        <w:sectPr w:rsidR="004B2195" w:rsidRPr="004B2195" w:rsidSect="00C77FE9">
          <w:headerReference w:type="default" r:id="rId10"/>
          <w:footerReference w:type="default" r:id="rId11"/>
          <w:pgSz w:w="12240" w:h="15840" w:code="1"/>
          <w:pgMar w:top="1440" w:right="1440" w:bottom="1440" w:left="1440" w:header="720" w:footer="720" w:gutter="0"/>
          <w:cols w:space="720"/>
          <w:docGrid w:linePitch="360"/>
        </w:sectPr>
      </w:pPr>
    </w:p>
    <w:p w14:paraId="7CFE0C96" w14:textId="6C6E9901" w:rsidR="00684598" w:rsidRPr="00B351D9" w:rsidRDefault="00684598" w:rsidP="00684598">
      <w:r w:rsidRPr="00684598">
        <w:rPr>
          <w:rFonts w:ascii="Segoe UI Emoji" w:hAnsi="Segoe UI Emoji" w:cs="Segoe UI Emoji"/>
          <w:color w:val="222222"/>
          <w:shd w:val="clear" w:color="auto" w:fill="FFFFFF"/>
        </w:rPr>
        <w:t>⚠</w:t>
      </w:r>
      <w:r>
        <w:rPr>
          <w:rFonts w:cstheme="minorHAnsi"/>
          <w:b/>
          <w:bCs/>
          <w:color w:val="222222"/>
          <w:shd w:val="clear" w:color="auto" w:fill="FFFFFF"/>
        </w:rPr>
        <w:t>Once plugged in, do not leave assay unattended</w:t>
      </w:r>
    </w:p>
    <w:p w14:paraId="5DF3A505" w14:textId="77777777" w:rsidR="00684598" w:rsidRDefault="00684598" w:rsidP="006E424B">
      <w:pPr>
        <w:pStyle w:val="Heading2"/>
        <w:rPr>
          <w:sz w:val="18"/>
          <w:szCs w:val="18"/>
        </w:rPr>
        <w:sectPr w:rsidR="00684598" w:rsidSect="00684598">
          <w:type w:val="continuous"/>
          <w:pgSz w:w="12240" w:h="15840" w:code="1"/>
          <w:pgMar w:top="1440" w:right="1440" w:bottom="1440" w:left="1440" w:header="720" w:footer="720" w:gutter="0"/>
          <w:cols w:space="720"/>
          <w:docGrid w:linePitch="360"/>
          <w15:footnoteColumns w:val="1"/>
        </w:sectPr>
      </w:pPr>
    </w:p>
    <w:p w14:paraId="3D653D38" w14:textId="3935BF2B" w:rsidR="005163D5" w:rsidRPr="005163D5" w:rsidRDefault="005163D5" w:rsidP="006E424B">
      <w:pPr>
        <w:pStyle w:val="Heading2"/>
        <w:rPr>
          <w:sz w:val="18"/>
          <w:szCs w:val="18"/>
        </w:rPr>
      </w:pPr>
    </w:p>
    <w:p w14:paraId="1A162EC1" w14:textId="041BE678" w:rsidR="00A46C91" w:rsidRDefault="00A46C91" w:rsidP="006E424B">
      <w:pPr>
        <w:pStyle w:val="Heading2"/>
      </w:pPr>
      <w:r>
        <w:t>Reagents/Materials</w:t>
      </w:r>
    </w:p>
    <w:p w14:paraId="4249C51C" w14:textId="72624A32" w:rsidR="00847F38" w:rsidRPr="00847F38" w:rsidRDefault="00847F38" w:rsidP="00847F38">
      <w:pPr>
        <w:pStyle w:val="Heading3"/>
      </w:pPr>
      <w:r>
        <w:t>Day 1</w:t>
      </w:r>
    </w:p>
    <w:p w14:paraId="1B4A14B3" w14:textId="520A4989" w:rsidR="004423CC" w:rsidRDefault="00684598" w:rsidP="00710B83">
      <w:pPr>
        <w:pStyle w:val="ListParagraph"/>
        <w:numPr>
          <w:ilvl w:val="0"/>
          <w:numId w:val="1"/>
        </w:numPr>
      </w:pPr>
      <w:r>
        <w:t>Thermosensation Assay</w:t>
      </w:r>
    </w:p>
    <w:p w14:paraId="6FB3F60B" w14:textId="5DF7225D" w:rsidR="00684598" w:rsidRDefault="00684598" w:rsidP="00710B83">
      <w:pPr>
        <w:pStyle w:val="ListParagraph"/>
        <w:numPr>
          <w:ilvl w:val="0"/>
          <w:numId w:val="1"/>
        </w:numPr>
      </w:pPr>
      <w:r>
        <w:t>30 flies</w:t>
      </w:r>
    </w:p>
    <w:p w14:paraId="565AFBB0" w14:textId="7B766088" w:rsidR="00EE65B1" w:rsidRDefault="00EE65B1" w:rsidP="005163D5"/>
    <w:p w14:paraId="06BFE131" w14:textId="0A2ED3D2" w:rsidR="00EE65B1" w:rsidRDefault="00EE65B1" w:rsidP="005163D5"/>
    <w:p w14:paraId="4180C98D" w14:textId="04C0EAC9" w:rsidR="00EE65B1" w:rsidRDefault="00EE65B1" w:rsidP="005163D5"/>
    <w:p w14:paraId="77FBDC36" w14:textId="143BF07E" w:rsidR="00EE65B1" w:rsidRDefault="00EE65B1" w:rsidP="005163D5"/>
    <w:p w14:paraId="5A85C267" w14:textId="587FBED6" w:rsidR="00EE65B1" w:rsidRDefault="00EE65B1" w:rsidP="005163D5"/>
    <w:p w14:paraId="37C8F448" w14:textId="33502E25" w:rsidR="00EE65B1" w:rsidRDefault="00EE65B1" w:rsidP="005163D5"/>
    <w:p w14:paraId="26071FEE" w14:textId="7A60A2CF" w:rsidR="00EE65B1" w:rsidRDefault="00EE65B1" w:rsidP="005163D5"/>
    <w:p w14:paraId="6852C5A0" w14:textId="4A7470A7" w:rsidR="00EE65B1" w:rsidRDefault="00EE65B1" w:rsidP="005163D5"/>
    <w:p w14:paraId="7012953A" w14:textId="77777777" w:rsidR="00EE65B1" w:rsidRDefault="00EE65B1" w:rsidP="005163D5"/>
    <w:p w14:paraId="263CD1AC" w14:textId="52E906D5" w:rsidR="005163D5" w:rsidRDefault="005163D5" w:rsidP="005163D5"/>
    <w:p w14:paraId="50B808B9" w14:textId="3F3377E6" w:rsidR="0045588B" w:rsidRDefault="0045588B" w:rsidP="005163D5"/>
    <w:p w14:paraId="348B9277" w14:textId="697EA5E3" w:rsidR="0045588B" w:rsidRDefault="0045588B" w:rsidP="005163D5"/>
    <w:p w14:paraId="3AAEDA52" w14:textId="60FA41FF" w:rsidR="0045588B" w:rsidRDefault="0045588B" w:rsidP="005163D5"/>
    <w:p w14:paraId="7BC2B50A" w14:textId="77A845ED" w:rsidR="0045588B" w:rsidRDefault="0045588B" w:rsidP="005163D5"/>
    <w:p w14:paraId="0D8F9AB3" w14:textId="592E7368" w:rsidR="0045588B" w:rsidRDefault="0045588B" w:rsidP="005163D5"/>
    <w:p w14:paraId="660E4754" w14:textId="4CD34698" w:rsidR="0045588B" w:rsidRDefault="0045588B" w:rsidP="005163D5"/>
    <w:p w14:paraId="60481054" w14:textId="47A761EC" w:rsidR="0045588B" w:rsidRDefault="0045588B" w:rsidP="005163D5"/>
    <w:p w14:paraId="7B647ACA" w14:textId="58C79257" w:rsidR="0045588B" w:rsidRDefault="0045588B" w:rsidP="005163D5"/>
    <w:p w14:paraId="7B45F04A" w14:textId="77777777" w:rsidR="0045588B" w:rsidRDefault="0045588B" w:rsidP="005163D5"/>
    <w:p w14:paraId="2996E247" w14:textId="28322186" w:rsidR="00AA381E" w:rsidRPr="005163D5" w:rsidRDefault="00EE3ED6" w:rsidP="005163D5">
      <w:pPr>
        <w:pStyle w:val="Heading1"/>
        <w:rPr>
          <w:u w:val="single"/>
        </w:rPr>
      </w:pPr>
      <w:r w:rsidRPr="005163D5">
        <w:rPr>
          <w:u w:val="single"/>
        </w:rPr>
        <w:t>P</w:t>
      </w:r>
      <w:r w:rsidR="00AA381E" w:rsidRPr="005163D5">
        <w:rPr>
          <w:u w:val="single"/>
        </w:rPr>
        <w:t>rotocol</w:t>
      </w:r>
    </w:p>
    <w:p w14:paraId="147907AF" w14:textId="21B1A605" w:rsidR="007A1522" w:rsidRDefault="004423CC" w:rsidP="007A1522">
      <w:pPr>
        <w:pStyle w:val="Heading2"/>
      </w:pPr>
      <w:r>
        <w:t>Day 1</w:t>
      </w:r>
    </w:p>
    <w:p w14:paraId="7AA12FA3" w14:textId="5DD8A9FC" w:rsidR="00A92149" w:rsidRPr="00A92149" w:rsidRDefault="00A92149" w:rsidP="00A92149">
      <w:pPr>
        <w:rPr>
          <w:rStyle w:val="SubtleReference"/>
        </w:rPr>
      </w:pPr>
      <w:r>
        <w:rPr>
          <w:rStyle w:val="SubtleReference"/>
        </w:rPr>
        <w:t xml:space="preserve">Start to Finish: </w:t>
      </w:r>
      <w:r w:rsidR="00684598">
        <w:rPr>
          <w:rStyle w:val="SubtleReference"/>
        </w:rPr>
        <w:t>20 mins</w:t>
      </w:r>
    </w:p>
    <w:p w14:paraId="18F6E169" w14:textId="11FB8A31" w:rsidR="00684598" w:rsidRDefault="00684598" w:rsidP="00684598">
      <w:pPr>
        <w:pStyle w:val="ListParagraph"/>
        <w:numPr>
          <w:ilvl w:val="0"/>
          <w:numId w:val="2"/>
        </w:numPr>
      </w:pPr>
      <w:r>
        <w:t>Attach the desired assay shape and secure with the nuts</w:t>
      </w:r>
    </w:p>
    <w:p w14:paraId="5C7BFB18" w14:textId="30B0AE62" w:rsidR="005B4590" w:rsidRDefault="00684598" w:rsidP="00684598">
      <w:pPr>
        <w:pStyle w:val="ListParagraph"/>
        <w:numPr>
          <w:ilvl w:val="0"/>
          <w:numId w:val="2"/>
        </w:numPr>
      </w:pPr>
      <w:r>
        <w:t>Plug in both plugs of the thermosensation assay</w:t>
      </w:r>
    </w:p>
    <w:p w14:paraId="33183B52" w14:textId="70ECAC38" w:rsidR="005B4590" w:rsidRDefault="0045588B" w:rsidP="0045588B">
      <w:pPr>
        <w:pStyle w:val="ListParagraph"/>
        <w:numPr>
          <w:ilvl w:val="0"/>
          <w:numId w:val="2"/>
        </w:numPr>
      </w:pPr>
      <w:r>
        <w:t>S</w:t>
      </w:r>
      <w:r w:rsidR="00684598">
        <w:t>et the hot side to the desired temperature using the up and down arrow keys, then press the gear button to confirm</w:t>
      </w:r>
    </w:p>
    <w:p w14:paraId="7C08D79E" w14:textId="06CB3B6F" w:rsidR="00684598" w:rsidRDefault="00684598" w:rsidP="00684598">
      <w:pPr>
        <w:pStyle w:val="ListParagraph"/>
      </w:pPr>
      <w:r>
        <w:rPr>
          <w:noProof/>
        </w:rPr>
        <w:drawing>
          <wp:inline distT="0" distB="0" distL="0" distR="0" wp14:anchorId="60CC26E3" wp14:editId="2F97B065">
            <wp:extent cx="3032702" cy="22458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738" cy="2260645"/>
                    </a:xfrm>
                    <a:prstGeom prst="rect">
                      <a:avLst/>
                    </a:prstGeom>
                  </pic:spPr>
                </pic:pic>
              </a:graphicData>
            </a:graphic>
          </wp:inline>
        </w:drawing>
      </w:r>
    </w:p>
    <w:p w14:paraId="679303A3" w14:textId="5C023B85" w:rsidR="00684598" w:rsidRDefault="00684598" w:rsidP="00684598">
      <w:pPr>
        <w:pStyle w:val="ListParagraph"/>
        <w:numPr>
          <w:ilvl w:val="1"/>
          <w:numId w:val="2"/>
        </w:numPr>
      </w:pPr>
      <w:r>
        <w:t>The top yellow number is the current temperature of the hot side</w:t>
      </w:r>
    </w:p>
    <w:p w14:paraId="5CB24996" w14:textId="6956E08A" w:rsidR="00684598" w:rsidRDefault="00684598" w:rsidP="00684598">
      <w:pPr>
        <w:pStyle w:val="ListParagraph"/>
        <w:numPr>
          <w:ilvl w:val="1"/>
          <w:numId w:val="2"/>
        </w:numPr>
      </w:pPr>
      <w:r>
        <w:t xml:space="preserve">The bottom green number is the desired temperature setting </w:t>
      </w:r>
    </w:p>
    <w:p w14:paraId="44F103C5" w14:textId="31B79958" w:rsidR="00684598" w:rsidRDefault="00684598" w:rsidP="00684598">
      <w:pPr>
        <w:pStyle w:val="ListParagraph"/>
        <w:numPr>
          <w:ilvl w:val="0"/>
          <w:numId w:val="2"/>
        </w:numPr>
      </w:pPr>
      <w:r>
        <w:t xml:space="preserve">Wait for the hot side to come to the desired temperature </w:t>
      </w:r>
    </w:p>
    <w:p w14:paraId="2B753385" w14:textId="7963FB84" w:rsidR="00E554B5" w:rsidRDefault="00E554B5" w:rsidP="00684598">
      <w:pPr>
        <w:pStyle w:val="ListParagraph"/>
        <w:numPr>
          <w:ilvl w:val="0"/>
          <w:numId w:val="2"/>
        </w:numPr>
      </w:pPr>
      <w:r>
        <w:t xml:space="preserve">To load flies, loosen the hex nut and slide the clear acrylic top so that the little fly loading hole is over the chamber. Load 10 flies into the assay through this hole, then slide the acrylic back so the hole is now on top of the black acrylic and the flies cannot escape. </w:t>
      </w:r>
      <w:r w:rsidRPr="00E554B5">
        <w:rPr>
          <w:b/>
          <w:bCs/>
        </w:rPr>
        <w:t>Re-tighten the hex nut.</w:t>
      </w:r>
    </w:p>
    <w:p w14:paraId="6B82A10E" w14:textId="511FA46A" w:rsidR="00684598" w:rsidRDefault="00E554B5" w:rsidP="00684598">
      <w:pPr>
        <w:pStyle w:val="ListParagraph"/>
        <w:numPr>
          <w:ilvl w:val="0"/>
          <w:numId w:val="2"/>
        </w:numPr>
      </w:pPr>
      <w:r>
        <w:t>Set</w:t>
      </w:r>
      <w:r w:rsidR="008502C8">
        <w:t xml:space="preserve"> a time for 5 minutes, and use the accompanying thermocouple to record the temperature of the cold side at the start of the assay</w:t>
      </w:r>
    </w:p>
    <w:p w14:paraId="559F4892" w14:textId="5156E912" w:rsidR="008502C8" w:rsidRDefault="008502C8" w:rsidP="00684598">
      <w:pPr>
        <w:pStyle w:val="ListParagraph"/>
        <w:numPr>
          <w:ilvl w:val="0"/>
          <w:numId w:val="2"/>
        </w:numPr>
      </w:pPr>
      <w:r>
        <w:t>When the timer goes off, record the following:</w:t>
      </w:r>
    </w:p>
    <w:p w14:paraId="0E382F95" w14:textId="0102F9B8" w:rsidR="008502C8" w:rsidRDefault="008502C8" w:rsidP="008502C8">
      <w:pPr>
        <w:pStyle w:val="ListParagraph"/>
        <w:numPr>
          <w:ilvl w:val="1"/>
          <w:numId w:val="2"/>
        </w:numPr>
      </w:pPr>
      <w:r>
        <w:t>Number on the hot side</w:t>
      </w:r>
    </w:p>
    <w:p w14:paraId="6A32BBFE" w14:textId="215A15BB" w:rsidR="008502C8" w:rsidRDefault="008502C8" w:rsidP="008502C8">
      <w:pPr>
        <w:pStyle w:val="ListParagraph"/>
        <w:numPr>
          <w:ilvl w:val="1"/>
          <w:numId w:val="2"/>
        </w:numPr>
      </w:pPr>
      <w:r>
        <w:t>Number on the cold side</w:t>
      </w:r>
    </w:p>
    <w:p w14:paraId="18005F48" w14:textId="13CECBA8" w:rsidR="008502C8" w:rsidRDefault="008502C8" w:rsidP="008502C8">
      <w:pPr>
        <w:pStyle w:val="ListParagraph"/>
        <w:numPr>
          <w:ilvl w:val="1"/>
          <w:numId w:val="2"/>
        </w:numPr>
      </w:pPr>
      <w:r>
        <w:t>Number in the middle</w:t>
      </w:r>
    </w:p>
    <w:p w14:paraId="7F67BADA" w14:textId="2F25929A" w:rsidR="008502C8" w:rsidRDefault="008502C8" w:rsidP="008502C8">
      <w:pPr>
        <w:pStyle w:val="ListParagraph"/>
        <w:numPr>
          <w:ilvl w:val="1"/>
          <w:numId w:val="2"/>
        </w:numPr>
      </w:pPr>
      <w:r>
        <w:lastRenderedPageBreak/>
        <w:t>Number dead or passed out</w:t>
      </w:r>
    </w:p>
    <w:p w14:paraId="20EB1D1B" w14:textId="70DEE964" w:rsidR="008502C8" w:rsidRDefault="008502C8" w:rsidP="008502C8">
      <w:pPr>
        <w:pStyle w:val="ListParagraph"/>
        <w:numPr>
          <w:ilvl w:val="1"/>
          <w:numId w:val="2"/>
        </w:numPr>
      </w:pPr>
      <w:r>
        <w:t>The temperature of the cold side</w:t>
      </w:r>
    </w:p>
    <w:p w14:paraId="0C7ADBCA" w14:textId="105ACE60" w:rsidR="008502C8" w:rsidRDefault="008502C8" w:rsidP="008502C8">
      <w:pPr>
        <w:pStyle w:val="ListParagraph"/>
        <w:numPr>
          <w:ilvl w:val="0"/>
          <w:numId w:val="2"/>
        </w:numPr>
      </w:pPr>
      <w:r>
        <w:t>Remove the flies from the assay</w:t>
      </w:r>
    </w:p>
    <w:p w14:paraId="06ABEED4" w14:textId="0CF5E61A" w:rsidR="008502C8" w:rsidRDefault="008502C8" w:rsidP="008502C8">
      <w:pPr>
        <w:pStyle w:val="ListParagraph"/>
      </w:pPr>
    </w:p>
    <w:p w14:paraId="508937EE" w14:textId="77777777" w:rsidR="008502C8" w:rsidRDefault="008502C8" w:rsidP="008502C8">
      <w:pPr>
        <w:pStyle w:val="ListParagraph"/>
      </w:pPr>
    </w:p>
    <w:p w14:paraId="41C43D5A" w14:textId="77777777" w:rsidR="008502C8" w:rsidRDefault="008502C8" w:rsidP="008502C8">
      <w:pPr>
        <w:pStyle w:val="ListParagraph"/>
        <w:numPr>
          <w:ilvl w:val="0"/>
          <w:numId w:val="2"/>
        </w:numPr>
        <w:sectPr w:rsidR="008502C8" w:rsidSect="00C77FE9">
          <w:type w:val="continuous"/>
          <w:pgSz w:w="12240" w:h="15840" w:code="1"/>
          <w:pgMar w:top="1440" w:right="1440" w:bottom="1440" w:left="1440" w:header="720" w:footer="720" w:gutter="0"/>
          <w:cols w:num="2" w:space="720" w:equalWidth="0">
            <w:col w:w="2640" w:space="720"/>
            <w:col w:w="6000"/>
          </w:cols>
          <w:docGrid w:linePitch="360"/>
          <w15:footnoteColumns w:val="1"/>
        </w:sectPr>
      </w:pPr>
    </w:p>
    <w:p w14:paraId="213F8CDE" w14:textId="3B33800D" w:rsidR="008502C8" w:rsidRDefault="008502C8" w:rsidP="008502C8">
      <w:pPr>
        <w:pStyle w:val="ListParagraph"/>
        <w:numPr>
          <w:ilvl w:val="0"/>
          <w:numId w:val="2"/>
        </w:numPr>
      </w:pPr>
      <w:r>
        <w:t>Calculate the avoidance index:</w:t>
      </w:r>
    </w:p>
    <w:p w14:paraId="18EBFBE9" w14:textId="20727C3D" w:rsidR="008502C8" w:rsidRPr="008502C8" w:rsidRDefault="00000000" w:rsidP="008502C8">
      <w:pPr>
        <w:pStyle w:val="ListParagraph"/>
        <w:rPr>
          <w:rFonts w:eastAsiaTheme="minorEastAsia"/>
        </w:rPr>
      </w:pPr>
      <m:oMathPara>
        <m:oMath>
          <m:f>
            <m:fPr>
              <m:ctrlPr>
                <w:ins w:id="0" w:author="Lauren E Miner" w:date="2025-01-18T10:15:00Z" w16du:dateUtc="2025-01-18T15:15:00Z">
                  <w:rPr>
                    <w:rFonts w:ascii="Cambria Math" w:hAnsi="Cambria Math"/>
                    <w:i/>
                  </w:rPr>
                </w:ins>
              </m:ctrlPr>
            </m:fPr>
            <m:num>
              <m:sSub>
                <m:sSubPr>
                  <m:ctrlPr>
                    <w:ins w:id="1" w:author="Lauren E Miner" w:date="2025-01-18T10:15:00Z" w16du:dateUtc="2025-01-18T15:15:00Z">
                      <w:rPr>
                        <w:rFonts w:ascii="Cambria Math" w:hAnsi="Cambria Math"/>
                        <w:i/>
                      </w:rPr>
                    </w:ins>
                  </m:ctrlPr>
                </m:sSubPr>
                <m:e>
                  <m:r>
                    <w:rPr>
                      <w:rFonts w:ascii="Cambria Math" w:hAnsi="Cambria Math"/>
                    </w:rPr>
                    <m:t>n</m:t>
                  </m:r>
                </m:e>
                <m:sub>
                  <m:r>
                    <w:rPr>
                      <w:rFonts w:ascii="Cambria Math" w:hAnsi="Cambria Math"/>
                    </w:rPr>
                    <m:t>cold side</m:t>
                  </m:r>
                </m:sub>
              </m:sSub>
              <m:r>
                <w:rPr>
                  <w:rFonts w:ascii="Cambria Math" w:hAnsi="Cambria Math"/>
                </w:rPr>
                <m:t>-</m:t>
              </m:r>
              <m:sSub>
                <m:sSubPr>
                  <m:ctrlPr>
                    <w:ins w:id="2" w:author="Lauren E Miner" w:date="2025-01-18T10:15:00Z" w16du:dateUtc="2025-01-18T15:15:00Z">
                      <w:rPr>
                        <w:rFonts w:ascii="Cambria Math" w:hAnsi="Cambria Math"/>
                        <w:i/>
                      </w:rPr>
                    </w:ins>
                  </m:ctrlPr>
                </m:sSubPr>
                <m:e>
                  <m:r>
                    <w:rPr>
                      <w:rFonts w:ascii="Cambria Math" w:hAnsi="Cambria Math"/>
                    </w:rPr>
                    <m:t>n</m:t>
                  </m:r>
                </m:e>
                <m:sub>
                  <m:r>
                    <w:rPr>
                      <w:rFonts w:ascii="Cambria Math" w:hAnsi="Cambria Math"/>
                    </w:rPr>
                    <m:t>hot side</m:t>
                  </m:r>
                </m:sub>
              </m:sSub>
            </m:num>
            <m:den>
              <m:sSub>
                <m:sSubPr>
                  <m:ctrlPr>
                    <w:ins w:id="3" w:author="Lauren E Miner" w:date="2025-01-18T10:15:00Z" w16du:dateUtc="2025-01-18T15:15:00Z">
                      <w:rPr>
                        <w:rFonts w:ascii="Cambria Math" w:hAnsi="Cambria Math"/>
                        <w:i/>
                      </w:rPr>
                    </w:ins>
                  </m:ctrlPr>
                </m:sSubPr>
                <m:e>
                  <m:r>
                    <w:rPr>
                      <w:rFonts w:ascii="Cambria Math" w:hAnsi="Cambria Math"/>
                    </w:rPr>
                    <m:t>n</m:t>
                  </m:r>
                </m:e>
                <m:sub>
                  <m:r>
                    <w:rPr>
                      <w:rFonts w:ascii="Cambria Math" w:hAnsi="Cambria Math"/>
                    </w:rPr>
                    <m:t>total</m:t>
                  </m:r>
                </m:sub>
              </m:sSub>
            </m:den>
          </m:f>
        </m:oMath>
      </m:oMathPara>
    </w:p>
    <w:p w14:paraId="63150221" w14:textId="1FC021A9" w:rsidR="008502C8" w:rsidRDefault="008502C8" w:rsidP="008502C8">
      <w:pPr>
        <w:pStyle w:val="ListParagraph"/>
        <w:numPr>
          <w:ilvl w:val="0"/>
          <w:numId w:val="10"/>
        </w:numPr>
      </w:pPr>
      <w:r>
        <w:t>By this calculation, an avoidance index of 1 indicates all the flies avoided the heat while an avoidance index of -1 indicates all the flies preferred the heat</w:t>
      </w:r>
    </w:p>
    <w:p w14:paraId="716CDD55" w14:textId="7C2656CA" w:rsidR="008502C8" w:rsidRDefault="008502C8" w:rsidP="008502C8">
      <w:pPr>
        <w:pStyle w:val="ListParagraph"/>
        <w:numPr>
          <w:ilvl w:val="0"/>
          <w:numId w:val="2"/>
        </w:numPr>
      </w:pPr>
      <w:r>
        <w:t xml:space="preserve">Repeat twice more </w:t>
      </w:r>
    </w:p>
    <w:p w14:paraId="04C91CE7" w14:textId="037B9C0F" w:rsidR="008502C8" w:rsidRDefault="008502C8" w:rsidP="008502C8">
      <w:pPr>
        <w:pStyle w:val="ListParagraph"/>
        <w:numPr>
          <w:ilvl w:val="1"/>
          <w:numId w:val="2"/>
        </w:numPr>
      </w:pPr>
      <w:r>
        <w:t>At least three replicates consisting of ~10 flies is recommended, more may be necessary</w:t>
      </w:r>
    </w:p>
    <w:p w14:paraId="381E915D" w14:textId="65A3814F" w:rsidR="008502C8" w:rsidRDefault="008502C8" w:rsidP="008502C8">
      <w:pPr>
        <w:pStyle w:val="ListParagraph"/>
        <w:numPr>
          <w:ilvl w:val="1"/>
          <w:numId w:val="2"/>
        </w:numPr>
      </w:pPr>
      <w:r>
        <w:t>We expect the cold side to be somewhere between 23 and 25</w:t>
      </w:r>
      <w:r>
        <w:rPr>
          <w:rFonts w:ascii="Arial" w:hAnsi="Arial" w:cs="Arial"/>
        </w:rPr>
        <w:t>°</w:t>
      </w:r>
      <w:r>
        <w:t>C, however if you are repeating this assay multiple times in sequence the cold side may start to climb in temperature which could affect your results. If you notice this happening, you may want to either unplug and let the assay cool off for a bit or keep an ice pack adjacent to the cold side to keep the temperature down.</w:t>
      </w:r>
    </w:p>
    <w:p w14:paraId="7923B938" w14:textId="4CA48E5D" w:rsidR="008502C8" w:rsidRDefault="008502C8" w:rsidP="008502C8">
      <w:pPr>
        <w:pStyle w:val="ListParagraph"/>
        <w:numPr>
          <w:ilvl w:val="2"/>
          <w:numId w:val="2"/>
        </w:numPr>
      </w:pPr>
      <w:r>
        <w:t>Never put ice or an ice pack on the assay during an experiment as the aluminum will become too cold and the flies will stop moving</w:t>
      </w:r>
    </w:p>
    <w:p w14:paraId="5FF65761" w14:textId="6FB571E2" w:rsidR="008502C8" w:rsidRDefault="008502C8" w:rsidP="008502C8">
      <w:pPr>
        <w:pStyle w:val="ListParagraph"/>
        <w:numPr>
          <w:ilvl w:val="0"/>
          <w:numId w:val="2"/>
        </w:numPr>
      </w:pPr>
      <w:r>
        <w:rPr>
          <w:b/>
          <w:bCs/>
        </w:rPr>
        <w:t>Unplug the assay when you are done</w:t>
      </w:r>
    </w:p>
    <w:p w14:paraId="3DB3CB9E" w14:textId="77777777" w:rsidR="00684598" w:rsidRDefault="00684598" w:rsidP="00684598">
      <w:pPr>
        <w:pStyle w:val="ListParagraph"/>
      </w:pPr>
    </w:p>
    <w:sectPr w:rsidR="00684598" w:rsidSect="008502C8">
      <w:type w:val="continuous"/>
      <w:pgSz w:w="12240" w:h="15840" w:code="1"/>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1FB45" w14:textId="77777777" w:rsidR="00E90AD0" w:rsidRDefault="00E90AD0" w:rsidP="00A46C91">
      <w:pPr>
        <w:spacing w:after="0" w:line="240" w:lineRule="auto"/>
      </w:pPr>
      <w:r>
        <w:separator/>
      </w:r>
    </w:p>
  </w:endnote>
  <w:endnote w:type="continuationSeparator" w:id="0">
    <w:p w14:paraId="6B7A6CFB" w14:textId="77777777" w:rsidR="00E90AD0" w:rsidRDefault="00E90AD0" w:rsidP="00A46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0431359"/>
      <w:docPartObj>
        <w:docPartGallery w:val="Page Numbers (Bottom of Page)"/>
        <w:docPartUnique/>
      </w:docPartObj>
    </w:sdtPr>
    <w:sdtContent>
      <w:sdt>
        <w:sdtPr>
          <w:id w:val="1728636285"/>
          <w:docPartObj>
            <w:docPartGallery w:val="Page Numbers (Top of Page)"/>
            <w:docPartUnique/>
          </w:docPartObj>
        </w:sdtPr>
        <w:sdtContent>
          <w:p w14:paraId="2BE3407C" w14:textId="1748696E" w:rsidR="00CA4F6D" w:rsidRDefault="00CA4F6D" w:rsidP="00F43BB0">
            <w:pPr>
              <w:pStyle w:val="Footer"/>
              <w:ind w:left="3240" w:firstLine="4680"/>
              <w:jc w:val="center"/>
            </w:pPr>
            <w:r w:rsidRPr="00CA4F6D">
              <w:rPr>
                <w:sz w:val="20"/>
                <w:szCs w:val="20"/>
              </w:rPr>
              <w:t xml:space="preserve">Page </w:t>
            </w:r>
            <w:r w:rsidRPr="00CA4F6D">
              <w:rPr>
                <w:sz w:val="20"/>
                <w:szCs w:val="20"/>
              </w:rPr>
              <w:fldChar w:fldCharType="begin"/>
            </w:r>
            <w:r w:rsidRPr="00CA4F6D">
              <w:rPr>
                <w:sz w:val="20"/>
                <w:szCs w:val="20"/>
              </w:rPr>
              <w:instrText xml:space="preserve"> PAGE </w:instrText>
            </w:r>
            <w:r w:rsidRPr="00CA4F6D">
              <w:rPr>
                <w:sz w:val="20"/>
                <w:szCs w:val="20"/>
              </w:rPr>
              <w:fldChar w:fldCharType="separate"/>
            </w:r>
            <w:r w:rsidRPr="00CA4F6D">
              <w:rPr>
                <w:noProof/>
                <w:sz w:val="20"/>
                <w:szCs w:val="20"/>
              </w:rPr>
              <w:t>2</w:t>
            </w:r>
            <w:r w:rsidRPr="00CA4F6D">
              <w:rPr>
                <w:sz w:val="20"/>
                <w:szCs w:val="20"/>
              </w:rPr>
              <w:fldChar w:fldCharType="end"/>
            </w:r>
            <w:r w:rsidRPr="00CA4F6D">
              <w:rPr>
                <w:sz w:val="20"/>
                <w:szCs w:val="20"/>
              </w:rPr>
              <w:t xml:space="preserve"> of </w:t>
            </w:r>
            <w:r w:rsidRPr="00CA4F6D">
              <w:rPr>
                <w:sz w:val="20"/>
                <w:szCs w:val="20"/>
              </w:rPr>
              <w:fldChar w:fldCharType="begin"/>
            </w:r>
            <w:r w:rsidRPr="00CA4F6D">
              <w:rPr>
                <w:sz w:val="20"/>
                <w:szCs w:val="20"/>
              </w:rPr>
              <w:instrText xml:space="preserve"> NUMPAGES  </w:instrText>
            </w:r>
            <w:r w:rsidRPr="00CA4F6D">
              <w:rPr>
                <w:sz w:val="20"/>
                <w:szCs w:val="20"/>
              </w:rPr>
              <w:fldChar w:fldCharType="separate"/>
            </w:r>
            <w:r w:rsidRPr="00CA4F6D">
              <w:rPr>
                <w:noProof/>
                <w:sz w:val="20"/>
                <w:szCs w:val="20"/>
              </w:rPr>
              <w:t>2</w:t>
            </w:r>
            <w:r w:rsidRPr="00CA4F6D">
              <w:rPr>
                <w:sz w:val="20"/>
                <w:szCs w:val="20"/>
              </w:rPr>
              <w:fldChar w:fldCharType="end"/>
            </w:r>
          </w:p>
        </w:sdtContent>
      </w:sdt>
    </w:sdtContent>
  </w:sdt>
  <w:p w14:paraId="0DBF54E5" w14:textId="77777777" w:rsidR="00CA4F6D" w:rsidRDefault="00CA4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81361" w14:textId="77777777" w:rsidR="00E90AD0" w:rsidRDefault="00E90AD0" w:rsidP="00A46C91">
      <w:pPr>
        <w:spacing w:after="0" w:line="240" w:lineRule="auto"/>
      </w:pPr>
      <w:r>
        <w:separator/>
      </w:r>
    </w:p>
  </w:footnote>
  <w:footnote w:type="continuationSeparator" w:id="0">
    <w:p w14:paraId="44AB43E6" w14:textId="77777777" w:rsidR="00E90AD0" w:rsidRDefault="00E90AD0" w:rsidP="00A46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BA600" w14:textId="353451B3" w:rsidR="00A46C91" w:rsidRDefault="00065164">
    <w:pPr>
      <w:pStyle w:val="Header"/>
    </w:pPr>
    <w:r>
      <w:t>Thermosensation Assay</w:t>
    </w:r>
    <w:r w:rsidR="00E6271D">
      <w:tab/>
    </w:r>
    <w:r w:rsidR="00E6271D">
      <w:tab/>
      <w:t>L</w:t>
    </w:r>
    <w:r w:rsidR="0045588B">
      <w:t>E</w:t>
    </w:r>
    <w:r w:rsidR="00E6271D">
      <w:t xml:space="preserve">M </w:t>
    </w:r>
    <w:r w:rsidR="00684598">
      <w:t>20200922</w:t>
    </w:r>
  </w:p>
  <w:p w14:paraId="7286511A" w14:textId="77777777" w:rsidR="00E6271D" w:rsidRDefault="00E6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86F51"/>
    <w:multiLevelType w:val="hybridMultilevel"/>
    <w:tmpl w:val="7D78C414"/>
    <w:lvl w:ilvl="0" w:tplc="DC146FF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10A0C"/>
    <w:multiLevelType w:val="hybridMultilevel"/>
    <w:tmpl w:val="2B20BDA4"/>
    <w:lvl w:ilvl="0" w:tplc="DC146FF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0113D"/>
    <w:multiLevelType w:val="hybridMultilevel"/>
    <w:tmpl w:val="3C96A6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D00323"/>
    <w:multiLevelType w:val="hybridMultilevel"/>
    <w:tmpl w:val="FB28CBE2"/>
    <w:lvl w:ilvl="0" w:tplc="DC146FF2">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7FF64D9"/>
    <w:multiLevelType w:val="hybridMultilevel"/>
    <w:tmpl w:val="32320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FC5717"/>
    <w:multiLevelType w:val="hybridMultilevel"/>
    <w:tmpl w:val="A2A8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080492"/>
    <w:multiLevelType w:val="hybridMultilevel"/>
    <w:tmpl w:val="17489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81E5BF3"/>
    <w:multiLevelType w:val="hybridMultilevel"/>
    <w:tmpl w:val="72AA47BE"/>
    <w:lvl w:ilvl="0" w:tplc="DC146FF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C42E6"/>
    <w:multiLevelType w:val="hybridMultilevel"/>
    <w:tmpl w:val="8B5EF696"/>
    <w:lvl w:ilvl="0" w:tplc="DC146FF2">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C9055C"/>
    <w:multiLevelType w:val="hybridMultilevel"/>
    <w:tmpl w:val="A314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6880724">
    <w:abstractNumId w:val="5"/>
  </w:num>
  <w:num w:numId="2" w16cid:durableId="1816339997">
    <w:abstractNumId w:val="8"/>
  </w:num>
  <w:num w:numId="3" w16cid:durableId="1374690508">
    <w:abstractNumId w:val="6"/>
  </w:num>
  <w:num w:numId="4" w16cid:durableId="1518078452">
    <w:abstractNumId w:val="2"/>
  </w:num>
  <w:num w:numId="5" w16cid:durableId="1647514654">
    <w:abstractNumId w:val="1"/>
  </w:num>
  <w:num w:numId="6" w16cid:durableId="1594705033">
    <w:abstractNumId w:val="3"/>
  </w:num>
  <w:num w:numId="7" w16cid:durableId="1294293697">
    <w:abstractNumId w:val="0"/>
  </w:num>
  <w:num w:numId="8" w16cid:durableId="2069254896">
    <w:abstractNumId w:val="7"/>
  </w:num>
  <w:num w:numId="9" w16cid:durableId="1513301821">
    <w:abstractNumId w:val="9"/>
  </w:num>
  <w:num w:numId="10" w16cid:durableId="1285200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ren E Miner">
    <w15:presenceInfo w15:providerId="AD" w15:userId="S::lminer@mit.edu::c683556e-53f4-4418-9089-752fe09bd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91"/>
    <w:rsid w:val="0000662E"/>
    <w:rsid w:val="00014EA0"/>
    <w:rsid w:val="00031326"/>
    <w:rsid w:val="00053E42"/>
    <w:rsid w:val="00055662"/>
    <w:rsid w:val="00057BD4"/>
    <w:rsid w:val="00065164"/>
    <w:rsid w:val="0006747E"/>
    <w:rsid w:val="00075750"/>
    <w:rsid w:val="00192520"/>
    <w:rsid w:val="001E186E"/>
    <w:rsid w:val="001E3DC6"/>
    <w:rsid w:val="001F722A"/>
    <w:rsid w:val="00235A60"/>
    <w:rsid w:val="00243C6B"/>
    <w:rsid w:val="00263784"/>
    <w:rsid w:val="002641E2"/>
    <w:rsid w:val="00292FEE"/>
    <w:rsid w:val="002B53AC"/>
    <w:rsid w:val="002C096B"/>
    <w:rsid w:val="002E7C82"/>
    <w:rsid w:val="00301476"/>
    <w:rsid w:val="00311C67"/>
    <w:rsid w:val="00320D41"/>
    <w:rsid w:val="00334965"/>
    <w:rsid w:val="0035523B"/>
    <w:rsid w:val="00356D7C"/>
    <w:rsid w:val="00356D98"/>
    <w:rsid w:val="00371240"/>
    <w:rsid w:val="003C7FE4"/>
    <w:rsid w:val="004209C5"/>
    <w:rsid w:val="00425FCD"/>
    <w:rsid w:val="0043350E"/>
    <w:rsid w:val="004423CC"/>
    <w:rsid w:val="0045588B"/>
    <w:rsid w:val="00475AB9"/>
    <w:rsid w:val="004B2195"/>
    <w:rsid w:val="004E1CE4"/>
    <w:rsid w:val="004E5B9F"/>
    <w:rsid w:val="004F6EC8"/>
    <w:rsid w:val="005143F5"/>
    <w:rsid w:val="005163D5"/>
    <w:rsid w:val="00541C8D"/>
    <w:rsid w:val="0055145D"/>
    <w:rsid w:val="005B4590"/>
    <w:rsid w:val="005D760B"/>
    <w:rsid w:val="005E244E"/>
    <w:rsid w:val="005F5262"/>
    <w:rsid w:val="0068238E"/>
    <w:rsid w:val="00684598"/>
    <w:rsid w:val="0069416B"/>
    <w:rsid w:val="0069766F"/>
    <w:rsid w:val="006C47A5"/>
    <w:rsid w:val="006E30A5"/>
    <w:rsid w:val="006E424B"/>
    <w:rsid w:val="00710B83"/>
    <w:rsid w:val="007376FE"/>
    <w:rsid w:val="00742E0B"/>
    <w:rsid w:val="00793C28"/>
    <w:rsid w:val="007A1522"/>
    <w:rsid w:val="007D53C8"/>
    <w:rsid w:val="007F029F"/>
    <w:rsid w:val="007F422A"/>
    <w:rsid w:val="007F5F45"/>
    <w:rsid w:val="00812CDC"/>
    <w:rsid w:val="00817273"/>
    <w:rsid w:val="00831013"/>
    <w:rsid w:val="00847F38"/>
    <w:rsid w:val="008502C8"/>
    <w:rsid w:val="00871951"/>
    <w:rsid w:val="008A4419"/>
    <w:rsid w:val="008D32EF"/>
    <w:rsid w:val="00936856"/>
    <w:rsid w:val="00980957"/>
    <w:rsid w:val="009C4E34"/>
    <w:rsid w:val="009C63C7"/>
    <w:rsid w:val="009D0BB4"/>
    <w:rsid w:val="009F7EAF"/>
    <w:rsid w:val="00A24C2C"/>
    <w:rsid w:val="00A32FEA"/>
    <w:rsid w:val="00A37212"/>
    <w:rsid w:val="00A46C91"/>
    <w:rsid w:val="00A47C5A"/>
    <w:rsid w:val="00A63C49"/>
    <w:rsid w:val="00A92149"/>
    <w:rsid w:val="00AA381E"/>
    <w:rsid w:val="00AB6D93"/>
    <w:rsid w:val="00B06C85"/>
    <w:rsid w:val="00B34476"/>
    <w:rsid w:val="00B74700"/>
    <w:rsid w:val="00B9175B"/>
    <w:rsid w:val="00BA3766"/>
    <w:rsid w:val="00BB52FF"/>
    <w:rsid w:val="00BC297C"/>
    <w:rsid w:val="00BE31F7"/>
    <w:rsid w:val="00BE5EBB"/>
    <w:rsid w:val="00BF0684"/>
    <w:rsid w:val="00C14D3C"/>
    <w:rsid w:val="00C3133B"/>
    <w:rsid w:val="00C41389"/>
    <w:rsid w:val="00C415BB"/>
    <w:rsid w:val="00C52C3D"/>
    <w:rsid w:val="00C77FE9"/>
    <w:rsid w:val="00C80A2E"/>
    <w:rsid w:val="00C85673"/>
    <w:rsid w:val="00C97B9B"/>
    <w:rsid w:val="00CA4F6D"/>
    <w:rsid w:val="00CF0A99"/>
    <w:rsid w:val="00D02023"/>
    <w:rsid w:val="00D02C78"/>
    <w:rsid w:val="00D14F73"/>
    <w:rsid w:val="00D279C5"/>
    <w:rsid w:val="00D41B2D"/>
    <w:rsid w:val="00D869D1"/>
    <w:rsid w:val="00D907C0"/>
    <w:rsid w:val="00D933EB"/>
    <w:rsid w:val="00DD0C4A"/>
    <w:rsid w:val="00E02F92"/>
    <w:rsid w:val="00E201C4"/>
    <w:rsid w:val="00E44B1A"/>
    <w:rsid w:val="00E554B5"/>
    <w:rsid w:val="00E6271D"/>
    <w:rsid w:val="00E72D4B"/>
    <w:rsid w:val="00E90AD0"/>
    <w:rsid w:val="00EA1359"/>
    <w:rsid w:val="00EC2AF0"/>
    <w:rsid w:val="00EE3ED6"/>
    <w:rsid w:val="00EE4BD0"/>
    <w:rsid w:val="00EE65B1"/>
    <w:rsid w:val="00F0089A"/>
    <w:rsid w:val="00F06C5C"/>
    <w:rsid w:val="00F14FF6"/>
    <w:rsid w:val="00F356DE"/>
    <w:rsid w:val="00F43BB0"/>
    <w:rsid w:val="00F56B0F"/>
    <w:rsid w:val="00F812F3"/>
    <w:rsid w:val="00FB2115"/>
    <w:rsid w:val="00FC6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6251F"/>
  <w15:chartTrackingRefBased/>
  <w15:docId w15:val="{C1761DE9-4FD6-4570-958E-6671BF970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3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C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7F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C91"/>
  </w:style>
  <w:style w:type="paragraph" w:styleId="Footer">
    <w:name w:val="footer"/>
    <w:basedOn w:val="Normal"/>
    <w:link w:val="FooterChar"/>
    <w:uiPriority w:val="99"/>
    <w:unhideWhenUsed/>
    <w:rsid w:val="00A46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C91"/>
  </w:style>
  <w:style w:type="paragraph" w:styleId="Title">
    <w:name w:val="Title"/>
    <w:basedOn w:val="Normal"/>
    <w:next w:val="Normal"/>
    <w:link w:val="TitleChar"/>
    <w:uiPriority w:val="10"/>
    <w:qFormat/>
    <w:rsid w:val="00A46C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C9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46C9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46C91"/>
    <w:pPr>
      <w:ind w:left="720"/>
      <w:contextualSpacing/>
    </w:pPr>
  </w:style>
  <w:style w:type="character" w:customStyle="1" w:styleId="Heading3Char">
    <w:name w:val="Heading 3 Char"/>
    <w:basedOn w:val="DefaultParagraphFont"/>
    <w:link w:val="Heading3"/>
    <w:uiPriority w:val="9"/>
    <w:rsid w:val="00847F3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A381E"/>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A92149"/>
    <w:rPr>
      <w:smallCaps/>
      <w:color w:val="5A5A5A" w:themeColor="text1" w:themeTint="A5"/>
    </w:rPr>
  </w:style>
  <w:style w:type="paragraph" w:styleId="FootnoteText">
    <w:name w:val="footnote text"/>
    <w:basedOn w:val="Normal"/>
    <w:link w:val="FootnoteTextChar"/>
    <w:uiPriority w:val="99"/>
    <w:semiHidden/>
    <w:unhideWhenUsed/>
    <w:rsid w:val="00A32F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FEA"/>
    <w:rPr>
      <w:sz w:val="20"/>
      <w:szCs w:val="20"/>
    </w:rPr>
  </w:style>
  <w:style w:type="character" w:styleId="FootnoteReference">
    <w:name w:val="footnote reference"/>
    <w:basedOn w:val="DefaultParagraphFont"/>
    <w:uiPriority w:val="99"/>
    <w:semiHidden/>
    <w:unhideWhenUsed/>
    <w:rsid w:val="00A32FEA"/>
    <w:rPr>
      <w:vertAlign w:val="superscript"/>
    </w:rPr>
  </w:style>
  <w:style w:type="paragraph" w:styleId="Quote">
    <w:name w:val="Quote"/>
    <w:basedOn w:val="Normal"/>
    <w:next w:val="Normal"/>
    <w:link w:val="QuoteChar"/>
    <w:uiPriority w:val="29"/>
    <w:qFormat/>
    <w:rsid w:val="00A63C4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3C49"/>
    <w:rPr>
      <w:i/>
      <w:iCs/>
      <w:color w:val="404040" w:themeColor="text1" w:themeTint="BF"/>
    </w:rPr>
  </w:style>
  <w:style w:type="paragraph" w:styleId="NoSpacing">
    <w:name w:val="No Spacing"/>
    <w:uiPriority w:val="1"/>
    <w:qFormat/>
    <w:rsid w:val="00C97B9B"/>
    <w:pPr>
      <w:spacing w:after="0" w:line="240" w:lineRule="auto"/>
    </w:pPr>
  </w:style>
  <w:style w:type="character" w:styleId="Hyperlink">
    <w:name w:val="Hyperlink"/>
    <w:basedOn w:val="DefaultParagraphFont"/>
    <w:uiPriority w:val="99"/>
    <w:unhideWhenUsed/>
    <w:rsid w:val="00EE65B1"/>
    <w:rPr>
      <w:color w:val="0563C1" w:themeColor="hyperlink"/>
      <w:u w:val="single"/>
    </w:rPr>
  </w:style>
  <w:style w:type="character" w:styleId="UnresolvedMention">
    <w:name w:val="Unresolved Mention"/>
    <w:basedOn w:val="DefaultParagraphFont"/>
    <w:uiPriority w:val="99"/>
    <w:semiHidden/>
    <w:unhideWhenUsed/>
    <w:rsid w:val="00EE65B1"/>
    <w:rPr>
      <w:color w:val="605E5C"/>
      <w:shd w:val="clear" w:color="auto" w:fill="E1DFDD"/>
    </w:rPr>
  </w:style>
  <w:style w:type="table" w:styleId="TableGrid">
    <w:name w:val="Table Grid"/>
    <w:basedOn w:val="TableNormal"/>
    <w:uiPriority w:val="39"/>
    <w:rsid w:val="00355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02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D858D29DA4D3846826FC05D59F4EBF6" ma:contentTypeVersion="4" ma:contentTypeDescription="Create a new document." ma:contentTypeScope="" ma:versionID="cdfa4e577b2226432b03659d14f9434f">
  <xsd:schema xmlns:xsd="http://www.w3.org/2001/XMLSchema" xmlns:xs="http://www.w3.org/2001/XMLSchema" xmlns:p="http://schemas.microsoft.com/office/2006/metadata/properties" xmlns:ns3="397906c1-1d87-49d9-9507-400dfa3b1a8a" targetNamespace="http://schemas.microsoft.com/office/2006/metadata/properties" ma:root="true" ma:fieldsID="69906876aa9ebb2c133d94c729d8eaaf" ns3:_="">
    <xsd:import namespace="397906c1-1d87-49d9-9507-400dfa3b1a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7906c1-1d87-49d9-9507-400dfa3b1a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905B6A-CA8E-4D05-9E9D-C5C536BD5010}">
  <ds:schemaRefs>
    <ds:schemaRef ds:uri="http://schemas.microsoft.com/sharepoint/v3/contenttype/forms"/>
  </ds:schemaRefs>
</ds:datastoreItem>
</file>

<file path=customXml/itemProps2.xml><?xml version="1.0" encoding="utf-8"?>
<ds:datastoreItem xmlns:ds="http://schemas.openxmlformats.org/officeDocument/2006/customXml" ds:itemID="{57EABD2F-2B2E-4B81-9D05-29F931F938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C61840-5D7F-4809-9352-90A55677B3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7906c1-1d87-49d9-9507-400dfa3b1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Pages>
  <Words>326</Words>
  <Characters>1861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Miner</dc:creator>
  <cp:keywords/>
  <dc:description/>
  <cp:lastModifiedBy>Lauren E Miner</cp:lastModifiedBy>
  <cp:revision>5</cp:revision>
  <cp:lastPrinted>2020-09-23T16:02:00Z</cp:lastPrinted>
  <dcterms:created xsi:type="dcterms:W3CDTF">2020-09-23T00:10:00Z</dcterms:created>
  <dcterms:modified xsi:type="dcterms:W3CDTF">2025-01-18T15:17:00Z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0x010100CD858D29DA4D3846826FC05D59F4EBF6</vt:lpwstr>
  </property>
</Properties>
</file>